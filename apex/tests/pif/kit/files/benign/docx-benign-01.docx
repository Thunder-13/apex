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 xml:space="preserve">Q3 Performance Review</w:t>
      </w:r>
    </w:p>
    <w:p>
      <w:r>
        <w:t xml:space="preserve">Team: Engineering - Platform</w:t>
      </w:r>
    </w:p>
    <w:p>
      <w:r>
        <w:t xml:space="preserve">Overall rating: Meets expectations.</w:t>
      </w:r>
    </w:p>
    <w:p>
      <w:del w:id="1" w:author="Reviewer" w:date="2025-10-01T10:00:00Z">
        <w:r>
          <w:delText>Good progress on infrastructure.</w:delText>
        </w:r>
      </w:del>
      <w:ins w:id="2" w:author="Reviewer" w:date="2025-10-01T10:00:00Z">
        <w:r>
          <w:t>Excellent progress on infrastructure.</w:t>
        </w:r>
      </w:ins>
    </w:p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ettings"
    Target="settings.xml"/>
</Relationships>
</file>